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4EDB8" w14:textId="77777777" w:rsidR="00AE55B9" w:rsidRPr="00AE55B9" w:rsidRDefault="00AE55B9" w:rsidP="00C06CB9">
      <w:pPr>
        <w:contextualSpacing/>
        <w:rPr>
          <w:rFonts w:ascii="Garamond" w:eastAsia="Times New Roman" w:hAnsi="Garamond" w:cs="Times New Roman"/>
          <w:sz w:val="14"/>
          <w:szCs w:val="14"/>
        </w:rPr>
      </w:pPr>
    </w:p>
    <w:p w14:paraId="7E39FA74" w14:textId="77777777" w:rsidR="008C567C" w:rsidRPr="00937C4F" w:rsidRDefault="008C567C" w:rsidP="007F4EC1">
      <w:pPr>
        <w:pBdr>
          <w:bottom w:val="double" w:sz="4" w:space="0" w:color="auto"/>
        </w:pBdr>
        <w:contextualSpacing/>
        <w:rPr>
          <w:rFonts w:ascii="Garamond" w:eastAsia="Times New Roman" w:hAnsi="Garamond" w:cs="Times New Roman"/>
          <w:sz w:val="30"/>
          <w:szCs w:val="30"/>
        </w:rPr>
      </w:pPr>
      <w:r w:rsidRPr="00937C4F">
        <w:rPr>
          <w:rFonts w:ascii="Garamond" w:eastAsia="Times New Roman" w:hAnsi="Garamond" w:cs="Times New Roman"/>
          <w:b/>
          <w:bCs/>
          <w:smallCaps/>
          <w:color w:val="000000"/>
          <w:sz w:val="30"/>
          <w:szCs w:val="30"/>
        </w:rPr>
        <w:t>Education</w:t>
      </w:r>
    </w:p>
    <w:p w14:paraId="6750DF81" w14:textId="5FB8ACF1" w:rsidR="008C567C" w:rsidRPr="009D52C6" w:rsidRDefault="008C567C" w:rsidP="00C06CB9">
      <w:pPr>
        <w:ind w:right="-234"/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Brooklyn College</w:t>
      </w:r>
      <w:r w:rsidRPr="009D52C6">
        <w:rPr>
          <w:rFonts w:ascii="Garamond" w:eastAsia="Times New Roman" w:hAnsi="Garamond" w:cs="Times New Roman"/>
          <w:bCs/>
          <w:color w:val="000000"/>
          <w:sz w:val="22"/>
          <w:szCs w:val="22"/>
        </w:rPr>
        <w:t>,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E23A50" w:rsidRPr="009D52C6">
        <w:rPr>
          <w:rFonts w:ascii="Garamond" w:eastAsia="Times New Roman" w:hAnsi="Garamond" w:cs="Times New Roman"/>
          <w:color w:val="000000"/>
          <w:sz w:val="22"/>
          <w:szCs w:val="22"/>
        </w:rPr>
        <w:t>Brooklyn, NY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="00E23A50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                   </w:t>
      </w:r>
      <w:r w:rsidR="0066661B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                       </w:t>
      </w:r>
      <w:r w:rsidR="00C06CB9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0117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ab/>
        <w:t xml:space="preserve">         </w:t>
      </w:r>
      <w:r w:rsidR="00E23A50" w:rsidRPr="009D52C6">
        <w:rPr>
          <w:rFonts w:ascii="Garamond" w:eastAsia="Times New Roman" w:hAnsi="Garamond" w:cs="Times New Roman"/>
          <w:b/>
          <w:color w:val="000000"/>
          <w:sz w:val="22"/>
          <w:szCs w:val="22"/>
        </w:rPr>
        <w:t>May</w:t>
      </w:r>
      <w:r w:rsidR="00E23A50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2023 </w:t>
      </w:r>
    </w:p>
    <w:p w14:paraId="5011B1B3" w14:textId="160188A7" w:rsidR="00953FC7" w:rsidRDefault="008C567C" w:rsidP="00C06CB9">
      <w:pPr>
        <w:contextualSpacing/>
        <w:jc w:val="both"/>
        <w:rPr>
          <w:rFonts w:ascii="Garamond" w:eastAsia="Times New Roman" w:hAnsi="Garamond" w:cs="Times New Roman"/>
          <w:iCs/>
          <w:color w:val="000000"/>
          <w:sz w:val="22"/>
          <w:szCs w:val="22"/>
        </w:rPr>
      </w:pPr>
      <w:r w:rsidRPr="009D52C6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Bachelor of Science </w:t>
      </w:r>
      <w:r w:rsidR="00C06CB9" w:rsidRPr="009D52C6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                                                                                             </w:t>
      </w:r>
      <w:r w:rsidR="00301173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          </w:t>
      </w:r>
      <w:r w:rsidR="00953FC7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                            </w:t>
      </w:r>
      <w:r w:rsidR="00301173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  </w:t>
      </w:r>
    </w:p>
    <w:p w14:paraId="249B5898" w14:textId="530E946F" w:rsidR="008C567C" w:rsidRPr="009D52C6" w:rsidRDefault="00301173" w:rsidP="00C06CB9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</w:t>
      </w:r>
      <w:r w:rsidR="00953FC7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    </w:t>
      </w:r>
      <w:r w:rsidR="00C06CB9" w:rsidRPr="00B83A95">
        <w:rPr>
          <w:rFonts w:ascii="Garamond" w:eastAsia="Times New Roman" w:hAnsi="Garamond" w:cs="Times New Roman"/>
          <w:iCs/>
          <w:color w:val="000000"/>
          <w:sz w:val="22"/>
          <w:szCs w:val="22"/>
          <w:u w:val="single"/>
        </w:rPr>
        <w:t>GPA</w:t>
      </w:r>
      <w:r w:rsidR="00C06CB9" w:rsidRPr="00B83A95">
        <w:rPr>
          <w:rFonts w:ascii="Garamond" w:eastAsia="Times New Roman" w:hAnsi="Garamond" w:cs="Times New Roman"/>
          <w:iCs/>
          <w:color w:val="000000"/>
          <w:sz w:val="22"/>
          <w:szCs w:val="22"/>
        </w:rPr>
        <w:t>:3.47</w:t>
      </w:r>
      <w:r w:rsidR="00953FC7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; </w:t>
      </w:r>
      <w:r w:rsidR="00953FC7" w:rsidRPr="009D52C6">
        <w:rPr>
          <w:rFonts w:ascii="Garamond" w:eastAsia="Times New Roman" w:hAnsi="Garamond" w:cs="Times New Roman"/>
          <w:iCs/>
          <w:color w:val="000000"/>
          <w:sz w:val="22"/>
          <w:szCs w:val="22"/>
          <w:u w:val="single"/>
        </w:rPr>
        <w:t>Majors</w:t>
      </w:r>
      <w:r w:rsidR="00953FC7" w:rsidRPr="009D52C6">
        <w:rPr>
          <w:rFonts w:ascii="Garamond" w:eastAsia="Times New Roman" w:hAnsi="Garamond" w:cs="Times New Roman"/>
          <w:iCs/>
          <w:color w:val="000000"/>
          <w:sz w:val="22"/>
          <w:szCs w:val="22"/>
        </w:rPr>
        <w:t>:</w:t>
      </w:r>
      <w:r w:rsidR="00953FC7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 </w:t>
      </w:r>
      <w:r w:rsidR="00953FC7" w:rsidRPr="009D52C6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Physics &amp; Computer Science                                                      </w:t>
      </w:r>
    </w:p>
    <w:p w14:paraId="08238BE2" w14:textId="53E43553" w:rsidR="00953FC7" w:rsidRPr="009D52C6" w:rsidRDefault="00953FC7" w:rsidP="00953FC7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7F4E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</w:t>
      </w: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7F4E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Honors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>: William E. Macaulay Honors Program (2019-Present), Dean’s List (Spring 2019)</w:t>
      </w:r>
    </w:p>
    <w:p w14:paraId="516D2475" w14:textId="574B503D" w:rsidR="008C567C" w:rsidRPr="009D52C6" w:rsidRDefault="00953FC7" w:rsidP="00C06CB9">
      <w:pPr>
        <w:contextualSpacing/>
        <w:jc w:val="both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</w:t>
      </w:r>
      <w:r w:rsidRPr="007F4E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 xml:space="preserve">Relevant </w:t>
      </w:r>
      <w:r w:rsidR="002156FC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C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oursework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</w:rPr>
        <w:t>:</w:t>
      </w:r>
      <w:r w:rsidR="00BA63B0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00683A" w:rsidRPr="009D52C6">
        <w:rPr>
          <w:rFonts w:ascii="Garamond" w:eastAsia="Times New Roman" w:hAnsi="Garamond" w:cs="Times New Roman"/>
          <w:color w:val="000000"/>
          <w:sz w:val="22"/>
          <w:szCs w:val="22"/>
        </w:rPr>
        <w:t>Intro to Java</w:t>
      </w:r>
      <w:r w:rsidR="00AE55B9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B83A95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Intro to Modern Programming</w:t>
      </w:r>
      <w:r w:rsid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&amp; </w:t>
      </w:r>
      <w:r w:rsidR="00B83A95" w:rsidRPr="009D52C6">
        <w:rPr>
          <w:rFonts w:ascii="Garamond" w:eastAsia="Times New Roman" w:hAnsi="Garamond" w:cs="Times New Roman"/>
          <w:color w:val="000000"/>
          <w:sz w:val="22"/>
          <w:szCs w:val="22"/>
        </w:rPr>
        <w:t>Modern Physics</w:t>
      </w:r>
    </w:p>
    <w:p w14:paraId="631C6D5A" w14:textId="04AE8A79" w:rsidR="008C567C" w:rsidRDefault="00953FC7" w:rsidP="007F4EC1">
      <w:pPr>
        <w:contextualSpacing/>
        <w:jc w:val="both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7F4E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</w:t>
      </w:r>
    </w:p>
    <w:p w14:paraId="370303B9" w14:textId="77777777" w:rsidR="00AE55B9" w:rsidRPr="00C44E1F" w:rsidRDefault="00AE55B9" w:rsidP="007F4EC1">
      <w:pPr>
        <w:contextualSpacing/>
        <w:jc w:val="both"/>
        <w:rPr>
          <w:rFonts w:ascii="Garamond" w:eastAsia="Times New Roman" w:hAnsi="Garamond" w:cs="Times New Roman"/>
          <w:sz w:val="16"/>
          <w:szCs w:val="16"/>
        </w:rPr>
      </w:pPr>
    </w:p>
    <w:p w14:paraId="549BEF29" w14:textId="4083E3A3" w:rsidR="008C567C" w:rsidRPr="009D52C6" w:rsidRDefault="008C567C" w:rsidP="00C06CB9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Manhattan Center </w:t>
      </w:r>
      <w:r w:rsidR="00C82D02"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f</w:t>
      </w:r>
      <w:r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or Science </w:t>
      </w:r>
      <w:r w:rsidR="001B7308"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a</w:t>
      </w:r>
      <w:r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nd Mathematics (MCSM)</w:t>
      </w:r>
      <w:r w:rsidRPr="009D52C6">
        <w:rPr>
          <w:rFonts w:ascii="Garamond" w:eastAsia="Times New Roman" w:hAnsi="Garamond" w:cs="Times New Roman"/>
          <w:bCs/>
          <w:color w:val="000000"/>
          <w:sz w:val="22"/>
          <w:szCs w:val="22"/>
        </w:rPr>
        <w:t>,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1B7308" w:rsidRPr="009D52C6">
        <w:rPr>
          <w:rFonts w:ascii="Garamond" w:eastAsia="Times New Roman" w:hAnsi="Garamond" w:cs="Times New Roman"/>
          <w:color w:val="000000"/>
          <w:sz w:val="22"/>
          <w:szCs w:val="22"/>
        </w:rPr>
        <w:t>New York, NY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="001B7308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  </w:t>
      </w:r>
      <w:r w:rsidR="0030117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</w:t>
      </w:r>
      <w:r w:rsidR="00953FC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 </w:t>
      </w:r>
      <w:r w:rsidR="0030117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301173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9D52C6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June 2019</w:t>
      </w:r>
    </w:p>
    <w:p w14:paraId="30A2C96F" w14:textId="2CDF76E6" w:rsidR="00953FC7" w:rsidRDefault="008C567C" w:rsidP="00C06CB9">
      <w:pPr>
        <w:contextualSpacing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9D52C6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Advanced Regents Diploma</w:t>
      </w:r>
      <w:r w:rsidR="00374FE9" w:rsidRPr="009D52C6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 xml:space="preserve"> </w:t>
      </w:r>
    </w:p>
    <w:p w14:paraId="1E81ACE8" w14:textId="4C532C5E" w:rsidR="00953FC7" w:rsidRPr="009D52C6" w:rsidRDefault="00301173" w:rsidP="00953FC7">
      <w:pPr>
        <w:contextualSpacing/>
        <w:jc w:val="both"/>
        <w:rPr>
          <w:rFonts w:ascii="Garamond" w:eastAsia="Times New Roman" w:hAnsi="Garamond" w:cs="Times New Roman"/>
          <w:color w:val="000000"/>
          <w:sz w:val="22"/>
          <w:szCs w:val="22"/>
        </w:rPr>
      </w:pPr>
      <w:r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</w:t>
      </w:r>
      <w:r w:rsidR="00953FC7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</w:t>
      </w:r>
      <w:r w:rsidR="00C06CB9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GPA</w:t>
      </w:r>
      <w:r w:rsidR="00C06CB9" w:rsidRPr="009D52C6">
        <w:rPr>
          <w:rFonts w:ascii="Garamond" w:eastAsia="Times New Roman" w:hAnsi="Garamond" w:cs="Times New Roman"/>
          <w:color w:val="000000"/>
          <w:sz w:val="22"/>
          <w:szCs w:val="22"/>
        </w:rPr>
        <w:t>:3.7</w:t>
      </w:r>
      <w:r w:rsidR="00953FC7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AP Courses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>: Computer Science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>Calculus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>Statistics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>Physics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Chemistry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>,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Mechanics, Electricity &amp; Magnetism</w:t>
      </w:r>
      <w:r w:rsidR="00E17A9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="00953FC7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63C0044D" w14:textId="7F520F32" w:rsidR="008C567C" w:rsidRPr="009D52C6" w:rsidRDefault="00953FC7" w:rsidP="00354B9A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7F4EC1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College</w:t>
      </w:r>
      <w:r w:rsidR="00224DC3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 xml:space="preserve"> 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  <w:u w:val="single"/>
        </w:rPr>
        <w:t>Now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: English </w:t>
      </w:r>
      <w:r w:rsidR="001A0B5C" w:rsidRPr="009D52C6">
        <w:rPr>
          <w:rFonts w:ascii="Garamond" w:eastAsia="Times New Roman" w:hAnsi="Garamond" w:cs="Times New Roman"/>
          <w:color w:val="000000"/>
          <w:sz w:val="22"/>
          <w:szCs w:val="22"/>
        </w:rPr>
        <w:t>C</w:t>
      </w:r>
      <w:r w:rsidR="008C567C" w:rsidRPr="009D52C6">
        <w:rPr>
          <w:rFonts w:ascii="Garamond" w:eastAsia="Times New Roman" w:hAnsi="Garamond" w:cs="Times New Roman"/>
          <w:color w:val="000000"/>
          <w:sz w:val="22"/>
          <w:szCs w:val="22"/>
        </w:rPr>
        <w:t>omposition</w:t>
      </w:r>
      <w:r w:rsidR="00354B9A"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="00BA63B0" w:rsidRPr="009D52C6">
        <w:rPr>
          <w:rFonts w:ascii="Garamond" w:eastAsia="Times New Roman" w:hAnsi="Garamond" w:cs="Times New Roman"/>
          <w:sz w:val="22"/>
          <w:szCs w:val="22"/>
          <w:u w:val="single"/>
        </w:rPr>
        <w:t>Honors</w:t>
      </w:r>
      <w:r w:rsidR="00BA63B0" w:rsidRPr="009D52C6">
        <w:rPr>
          <w:rFonts w:ascii="Garamond" w:eastAsia="Times New Roman" w:hAnsi="Garamond" w:cs="Times New Roman"/>
          <w:sz w:val="22"/>
          <w:szCs w:val="22"/>
        </w:rPr>
        <w:t>: Certificate of Honors (2019)</w:t>
      </w:r>
    </w:p>
    <w:p w14:paraId="2D37B30A" w14:textId="77777777" w:rsidR="00C82D02" w:rsidRPr="005658AC" w:rsidRDefault="00C82D02" w:rsidP="00C06CB9">
      <w:pPr>
        <w:contextualSpacing/>
        <w:jc w:val="center"/>
        <w:rPr>
          <w:rFonts w:ascii="Garamond" w:eastAsia="Times New Roman" w:hAnsi="Garamond" w:cs="Times New Roman"/>
          <w:b/>
          <w:bCs/>
          <w:smallCaps/>
          <w:color w:val="000000"/>
          <w:sz w:val="20"/>
          <w:szCs w:val="20"/>
        </w:rPr>
      </w:pPr>
    </w:p>
    <w:p w14:paraId="5871FBDA" w14:textId="4B2D8AEE" w:rsidR="008C567C" w:rsidRPr="00937C4F" w:rsidRDefault="008C567C" w:rsidP="00A65701">
      <w:pPr>
        <w:pBdr>
          <w:bottom w:val="double" w:sz="4" w:space="0" w:color="auto"/>
        </w:pBdr>
        <w:contextualSpacing/>
        <w:rPr>
          <w:rFonts w:ascii="Garamond" w:eastAsia="Times New Roman" w:hAnsi="Garamond" w:cs="Times New Roman"/>
          <w:sz w:val="30"/>
          <w:szCs w:val="30"/>
        </w:rPr>
      </w:pPr>
      <w:r w:rsidRPr="00937C4F">
        <w:rPr>
          <w:rFonts w:ascii="Garamond" w:eastAsia="Times New Roman" w:hAnsi="Garamond" w:cs="Times New Roman"/>
          <w:b/>
          <w:bCs/>
          <w:smallCaps/>
          <w:color w:val="000000"/>
          <w:sz w:val="30"/>
          <w:szCs w:val="30"/>
        </w:rPr>
        <w:t>Leadership &amp; Experience</w:t>
      </w:r>
    </w:p>
    <w:p w14:paraId="03D95F4E" w14:textId="13975F6A" w:rsidR="0066152E" w:rsidRPr="00AE55B9" w:rsidRDefault="00E27C17" w:rsidP="00C06CB9">
      <w:pPr>
        <w:contextualSpacing/>
        <w:jc w:val="both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b/>
          <w:color w:val="000000"/>
          <w:sz w:val="22"/>
          <w:szCs w:val="22"/>
        </w:rPr>
        <w:t xml:space="preserve">The </w:t>
      </w:r>
      <w:r w:rsidR="0066152E" w:rsidRPr="00AE55B9">
        <w:rPr>
          <w:rFonts w:ascii="Garamond" w:eastAsia="Times New Roman" w:hAnsi="Garamond" w:cs="Times New Roman"/>
          <w:b/>
          <w:color w:val="000000"/>
          <w:sz w:val="22"/>
          <w:szCs w:val="22"/>
        </w:rPr>
        <w:t>Macaulay Honors</w:t>
      </w:r>
      <w:r w:rsidR="00EB0261" w:rsidRPr="00AE55B9">
        <w:rPr>
          <w:rFonts w:ascii="Garamond" w:eastAsia="Times New Roman" w:hAnsi="Garamond" w:cs="Times New Roman"/>
          <w:b/>
          <w:color w:val="000000"/>
          <w:sz w:val="22"/>
          <w:szCs w:val="22"/>
        </w:rPr>
        <w:t xml:space="preserve"> Program – Brooklyn College</w:t>
      </w:r>
      <w:r w:rsidR="00EB0261" w:rsidRPr="00AE55B9">
        <w:rPr>
          <w:rFonts w:ascii="Garamond" w:eastAsia="Times New Roman" w:hAnsi="Garamond" w:cs="Times New Roman"/>
          <w:color w:val="000000"/>
          <w:sz w:val="22"/>
          <w:szCs w:val="22"/>
        </w:rPr>
        <w:t>, Brooklyn, NY</w:t>
      </w:r>
      <w:r w:rsidR="00C71024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 </w:t>
      </w:r>
      <w:r w:rsidR="009D52C6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</w:t>
      </w:r>
      <w:r w:rsidR="00C71024" w:rsidRPr="00AE55B9">
        <w:rPr>
          <w:rFonts w:ascii="Garamond" w:eastAsia="Times New Roman" w:hAnsi="Garamond" w:cs="Times New Roman"/>
          <w:b/>
          <w:color w:val="000000"/>
          <w:sz w:val="22"/>
          <w:szCs w:val="22"/>
        </w:rPr>
        <w:t>September 2019 – Present</w:t>
      </w:r>
    </w:p>
    <w:p w14:paraId="117F90D9" w14:textId="2FBB7E8F" w:rsidR="00BA63B0" w:rsidRPr="00AE55B9" w:rsidRDefault="00A31B38" w:rsidP="00C06CB9">
      <w:pPr>
        <w:contextualSpacing/>
        <w:jc w:val="both"/>
        <w:rPr>
          <w:rFonts w:ascii="Garamond" w:eastAsia="Times New Roman" w:hAnsi="Garamond" w:cs="Times New Roman"/>
          <w:i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>Scholar</w:t>
      </w:r>
    </w:p>
    <w:p w14:paraId="242BBFD0" w14:textId="0A1DE59B" w:rsidR="00162CBE" w:rsidRPr="00AE55B9" w:rsidRDefault="00E27C17" w:rsidP="00C06CB9">
      <w:pPr>
        <w:pStyle w:val="ListParagraph"/>
        <w:numPr>
          <w:ilvl w:val="0"/>
          <w:numId w:val="4"/>
        </w:numPr>
        <w:jc w:val="both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Selected </w:t>
      </w:r>
      <w:r w:rsidR="00A65701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out of 6000 applicants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to attend rigorous </w:t>
      </w:r>
      <w:r w:rsidR="007677B9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interdisciplinary </w:t>
      </w:r>
      <w:r w:rsidR="00162CBE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undergraduate program for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>gifted</w:t>
      </w:r>
      <w:r w:rsidR="00162CBE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students.</w:t>
      </w:r>
    </w:p>
    <w:p w14:paraId="6479FBB3" w14:textId="51BC4246" w:rsidR="00162CBE" w:rsidRPr="00AE55B9" w:rsidRDefault="00162CBE" w:rsidP="00C06CB9">
      <w:pPr>
        <w:pStyle w:val="ListParagraph"/>
        <w:numPr>
          <w:ilvl w:val="0"/>
          <w:numId w:val="4"/>
        </w:numPr>
        <w:jc w:val="both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Gain exposure to enhanced curriculum and advisement, technology tools and training, and support from the Macaulay Opportunities Fund to </w:t>
      </w:r>
      <w:r w:rsidR="00D6737E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pursue </w:t>
      </w:r>
      <w:r w:rsidR="00E554C8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academic </w:t>
      </w:r>
      <w:r w:rsidR="00D6737E" w:rsidRPr="00AE55B9">
        <w:rPr>
          <w:rFonts w:ascii="Garamond" w:eastAsia="Times New Roman" w:hAnsi="Garamond" w:cs="Times New Roman"/>
          <w:color w:val="000000"/>
          <w:sz w:val="22"/>
          <w:szCs w:val="22"/>
        </w:rPr>
        <w:t>advancement.</w:t>
      </w:r>
    </w:p>
    <w:p w14:paraId="76505BA9" w14:textId="684E432D" w:rsidR="0066152E" w:rsidRPr="00C44E1F" w:rsidRDefault="0066152E" w:rsidP="00C06CB9">
      <w:pPr>
        <w:contextualSpacing/>
        <w:rPr>
          <w:rFonts w:ascii="Garamond" w:eastAsia="Times New Roman" w:hAnsi="Garamond" w:cs="Times New Roman"/>
          <w:sz w:val="16"/>
          <w:szCs w:val="16"/>
        </w:rPr>
      </w:pPr>
    </w:p>
    <w:p w14:paraId="1D73F5EF" w14:textId="77777777" w:rsidR="00AE55B9" w:rsidRPr="00C44E1F" w:rsidRDefault="00AE55B9" w:rsidP="00C06CB9">
      <w:pPr>
        <w:contextualSpacing/>
        <w:rPr>
          <w:rFonts w:ascii="Garamond" w:eastAsia="Times New Roman" w:hAnsi="Garamond" w:cs="Times New Roman"/>
          <w:sz w:val="16"/>
          <w:szCs w:val="16"/>
        </w:rPr>
      </w:pPr>
    </w:p>
    <w:p w14:paraId="1A088499" w14:textId="60D76099" w:rsidR="008C567C" w:rsidRPr="00AE55B9" w:rsidRDefault="00985D25" w:rsidP="00C06CB9">
      <w:pPr>
        <w:ind w:right="-54"/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Sponsors for</w:t>
      </w:r>
      <w:r w:rsidR="008C567C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Educational</w:t>
      </w:r>
      <w:r w:rsidR="008C567C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Opportunity (SEO)</w:t>
      </w:r>
      <w:r w:rsidRPr="00AE55B9">
        <w:rPr>
          <w:rFonts w:ascii="Garamond" w:eastAsia="Times New Roman" w:hAnsi="Garamond" w:cs="Times New Roman"/>
          <w:bCs/>
          <w:color w:val="000000"/>
          <w:sz w:val="22"/>
          <w:szCs w:val="22"/>
        </w:rPr>
        <w:t>, New York, NY</w:t>
      </w:r>
      <w:r w:rsidR="008C567C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</w:t>
      </w:r>
      <w:r w:rsidR="008C567C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 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         </w:t>
      </w:r>
      <w:r w:rsidR="009D52C6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</w:t>
      </w:r>
      <w:r w:rsidR="009D52C6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9D52C6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8C567C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February 2016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–</w:t>
      </w:r>
      <w:r w:rsidR="008C567C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Present </w:t>
      </w:r>
    </w:p>
    <w:p w14:paraId="53D3A431" w14:textId="5357BBD2" w:rsidR="008C567C" w:rsidRPr="00AE55B9" w:rsidRDefault="00231685" w:rsidP="00C06CB9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AE55B9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Scholar</w:t>
      </w:r>
    </w:p>
    <w:p w14:paraId="3693E3EA" w14:textId="37662C51" w:rsidR="00D96756" w:rsidRPr="00AE55B9" w:rsidRDefault="00C06CB9" w:rsidP="00C06CB9">
      <w:pPr>
        <w:numPr>
          <w:ilvl w:val="0"/>
          <w:numId w:val="1"/>
        </w:num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Selected out of over 1,000 students to participate in a</w:t>
      </w:r>
      <w:r w:rsidR="00F569CA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competitive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rigorous</w:t>
      </w:r>
      <w:r w:rsidR="00D96756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eight-year </w:t>
      </w:r>
      <w:r w:rsidR="00F569CA" w:rsidRPr="00AE55B9">
        <w:rPr>
          <w:rFonts w:ascii="Garamond" w:eastAsia="Times New Roman" w:hAnsi="Garamond" w:cs="Times New Roman"/>
          <w:color w:val="000000"/>
          <w:sz w:val="22"/>
          <w:szCs w:val="22"/>
        </w:rPr>
        <w:t>academic program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0D2E26BA" w14:textId="20013832" w:rsidR="00F569CA" w:rsidRPr="00AE55B9" w:rsidRDefault="00D96756" w:rsidP="00C06CB9">
      <w:pPr>
        <w:numPr>
          <w:ilvl w:val="0"/>
          <w:numId w:val="1"/>
        </w:num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C</w:t>
      </w:r>
      <w:r w:rsidR="00F569CA" w:rsidRPr="00AE55B9">
        <w:rPr>
          <w:rFonts w:ascii="Garamond" w:eastAsia="Times New Roman" w:hAnsi="Garamond" w:cs="Times New Roman"/>
          <w:color w:val="000000"/>
          <w:sz w:val="22"/>
          <w:szCs w:val="22"/>
        </w:rPr>
        <w:t>ompleted 720+ hours of college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F569CA" w:rsidRPr="00AE55B9">
        <w:rPr>
          <w:rFonts w:ascii="Garamond" w:eastAsia="Times New Roman" w:hAnsi="Garamond" w:cs="Times New Roman"/>
          <w:color w:val="000000"/>
          <w:sz w:val="22"/>
          <w:szCs w:val="22"/>
        </w:rPr>
        <w:t>preparatory curriculum in reading, writing, math, and SAT prep.</w:t>
      </w:r>
    </w:p>
    <w:p w14:paraId="3E906E75" w14:textId="75B1529C" w:rsidR="00F569CA" w:rsidRPr="00AE55B9" w:rsidRDefault="00F569CA" w:rsidP="00C06CB9">
      <w:pPr>
        <w:numPr>
          <w:ilvl w:val="0"/>
          <w:numId w:val="1"/>
        </w:num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Attend 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20+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college preparedness workshops, networking events, and career readiness seminars.</w:t>
      </w:r>
    </w:p>
    <w:p w14:paraId="45EA63E2" w14:textId="5451CAA1" w:rsidR="00F569CA" w:rsidRPr="00AE55B9" w:rsidRDefault="00F569CA" w:rsidP="00C06CB9">
      <w:pPr>
        <w:contextualSpacing/>
        <w:jc w:val="both"/>
        <w:textAlignment w:val="baseline"/>
        <w:rPr>
          <w:rFonts w:ascii="Garamond" w:eastAsia="Times New Roman" w:hAnsi="Garamond" w:cs="Times New Roman"/>
          <w:i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Demo Corps Member                                                                                                </w:t>
      </w:r>
      <w:r w:rsidR="00354B9A"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  </w:t>
      </w:r>
      <w:r w:rsidR="009D52C6"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             </w:t>
      </w:r>
      <w:r w:rsidR="00953FC7"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               </w:t>
      </w:r>
      <w:r w:rsidR="009D52C6"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   </w:t>
      </w:r>
      <w:r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March 2016 – </w:t>
      </w:r>
      <w:r w:rsidR="00703A95"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>March</w:t>
      </w:r>
      <w:r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 xml:space="preserve"> 2017</w:t>
      </w:r>
    </w:p>
    <w:p w14:paraId="4C06A5B9" w14:textId="63F7AD70" w:rsidR="00F569CA" w:rsidRPr="00AE55B9" w:rsidRDefault="00F569CA" w:rsidP="00C06CB9">
      <w:pPr>
        <w:numPr>
          <w:ilvl w:val="0"/>
          <w:numId w:val="1"/>
        </w:num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Assisted in recruitment of instructors and program managers</w:t>
      </w:r>
      <w:r w:rsidR="00AE55B9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;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participat</w:t>
      </w:r>
      <w:r w:rsidR="00AE55B9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ed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in 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>and assess</w:t>
      </w:r>
      <w:r w:rsidR="00AE55B9" w:rsidRPr="00AE55B9">
        <w:rPr>
          <w:rFonts w:ascii="Garamond" w:eastAsia="Times New Roman" w:hAnsi="Garamond" w:cs="Times New Roman"/>
          <w:color w:val="000000"/>
          <w:sz w:val="22"/>
          <w:szCs w:val="22"/>
        </w:rPr>
        <w:t>ed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demo lessons</w:t>
      </w:r>
      <w:r w:rsidR="00354B9A" w:rsidRPr="00AE55B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73A90044" w14:textId="25AE888D" w:rsidR="009D52C6" w:rsidRPr="00C44E1F" w:rsidRDefault="009D52C6" w:rsidP="00C06CB9">
      <w:pPr>
        <w:contextualSpacing/>
        <w:jc w:val="both"/>
        <w:rPr>
          <w:rFonts w:ascii="Garamond" w:eastAsia="Times New Roman" w:hAnsi="Garamond" w:cs="Times New Roman"/>
          <w:b/>
          <w:bCs/>
          <w:color w:val="000000"/>
          <w:sz w:val="16"/>
          <w:szCs w:val="16"/>
        </w:rPr>
      </w:pPr>
    </w:p>
    <w:p w14:paraId="33B95713" w14:textId="77777777" w:rsidR="00AE55B9" w:rsidRPr="00C44E1F" w:rsidRDefault="00AE55B9" w:rsidP="00C06CB9">
      <w:pPr>
        <w:contextualSpacing/>
        <w:jc w:val="both"/>
        <w:rPr>
          <w:rFonts w:ascii="Garamond" w:eastAsia="Times New Roman" w:hAnsi="Garamond" w:cs="Times New Roman"/>
          <w:b/>
          <w:bCs/>
          <w:color w:val="000000"/>
          <w:sz w:val="16"/>
          <w:szCs w:val="16"/>
        </w:rPr>
      </w:pPr>
    </w:p>
    <w:p w14:paraId="50FEF523" w14:textId="2AC6BA74" w:rsidR="009D52C6" w:rsidRPr="00AE55B9" w:rsidRDefault="009D52C6" w:rsidP="009D52C6">
      <w:pPr>
        <w:contextualSpacing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b/>
          <w:color w:val="000000"/>
          <w:sz w:val="22"/>
          <w:szCs w:val="22"/>
        </w:rPr>
        <w:t>STEM Afterschool Mentoring Program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</w:t>
      </w:r>
      <w:r w:rsidRPr="00AE55B9">
        <w:rPr>
          <w:rFonts w:ascii="Garamond" w:eastAsia="Times New Roman" w:hAnsi="Garamond" w:cs="Times New Roman"/>
          <w:iCs/>
          <w:color w:val="000000"/>
          <w:sz w:val="22"/>
          <w:szCs w:val="22"/>
        </w:rPr>
        <w:t xml:space="preserve">Brooklyn, NY </w:t>
      </w:r>
      <w:r w:rsidRPr="00AE55B9">
        <w:rPr>
          <w:rFonts w:ascii="Garamond" w:eastAsia="Times New Roman" w:hAnsi="Garamond" w:cs="Times New Roman"/>
          <w:iCs/>
          <w:color w:val="000000"/>
          <w:sz w:val="22"/>
          <w:szCs w:val="22"/>
        </w:rPr>
        <w:tab/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ab/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ab/>
        <w:t xml:space="preserve">              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October 2019 </w:t>
      </w:r>
      <w:r w:rsidRPr="00AE55B9">
        <w:rPr>
          <w:rFonts w:ascii="Garamond" w:eastAsia="Times New Roman" w:hAnsi="Garamond" w:cs="Times New Roman"/>
          <w:b/>
          <w:color w:val="000000"/>
          <w:sz w:val="22"/>
          <w:szCs w:val="22"/>
        </w:rPr>
        <w:t xml:space="preserve">–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March 2020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</w:t>
      </w:r>
    </w:p>
    <w:p w14:paraId="600F1090" w14:textId="77777777" w:rsidR="009D52C6" w:rsidRPr="00AE55B9" w:rsidRDefault="009D52C6" w:rsidP="009D52C6">
      <w:pPr>
        <w:contextualSpacing/>
        <w:rPr>
          <w:rFonts w:ascii="Garamond" w:eastAsia="Times New Roman" w:hAnsi="Garamond" w:cs="Times New Roman"/>
          <w:i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i/>
          <w:color w:val="000000"/>
          <w:sz w:val="22"/>
          <w:szCs w:val="22"/>
        </w:rPr>
        <w:t>Mentor</w:t>
      </w:r>
    </w:p>
    <w:p w14:paraId="3CFB3DC7" w14:textId="6E89F97C" w:rsidR="009D52C6" w:rsidRPr="00AE55B9" w:rsidRDefault="009D52C6" w:rsidP="009D52C6">
      <w:pPr>
        <w:numPr>
          <w:ilvl w:val="0"/>
          <w:numId w:val="5"/>
        </w:numPr>
        <w:contextualSpacing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Taugh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t </w:t>
      </w:r>
      <w:r w:rsidR="00A65701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10+ 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>3rd-8</w:t>
      </w:r>
      <w:r w:rsidR="00E17A99" w:rsidRPr="00AE55B9">
        <w:rPr>
          <w:rFonts w:ascii="Garamond" w:eastAsia="Times New Roman" w:hAnsi="Garamond" w:cs="Times New Roman"/>
          <w:color w:val="000000"/>
          <w:sz w:val="22"/>
          <w:szCs w:val="22"/>
        </w:rPr>
        <w:t>th</w:t>
      </w:r>
      <w:r w:rsidR="00E17A99" w:rsidRPr="00AE55B9">
        <w:rPr>
          <w:rFonts w:ascii="Garamond" w:eastAsia="Times New Roman" w:hAnsi="Garamond" w:cs="Times New Roman"/>
          <w:color w:val="000000"/>
          <w:sz w:val="22"/>
          <w:szCs w:val="22"/>
          <w:vertAlign w:val="superscript"/>
        </w:rPr>
        <w:t xml:space="preserve"> 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>grade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rs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fundamental applications of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computer science 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skills</w:t>
      </w:r>
      <w:r w:rsidR="00AE55B9" w:rsidRPr="00AE55B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0D7DD07D" w14:textId="0B3A4632" w:rsidR="009D52C6" w:rsidRPr="00AE55B9" w:rsidRDefault="009D52C6" w:rsidP="009D52C6">
      <w:pPr>
        <w:numPr>
          <w:ilvl w:val="0"/>
          <w:numId w:val="5"/>
        </w:numPr>
        <w:contextualSpacing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Wrote 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inclusive and engaging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lesson plans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for 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computer science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class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that appealed to a diverse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range of students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</w:p>
    <w:p w14:paraId="7021E916" w14:textId="522EE2FB" w:rsidR="00AE55B9" w:rsidRPr="00AE55B9" w:rsidRDefault="009D52C6" w:rsidP="00AE55B9">
      <w:pPr>
        <w:numPr>
          <w:ilvl w:val="0"/>
          <w:numId w:val="5"/>
        </w:numPr>
        <w:contextualSpacing/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Programmed games 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operating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motion, touch, and sound sensors using pre</w:t>
      </w:r>
      <w:r w:rsidR="00694143" w:rsidRPr="00AE55B9">
        <w:rPr>
          <w:rFonts w:ascii="Garamond" w:eastAsia="Times New Roman" w:hAnsi="Garamond" w:cs="Times New Roman"/>
          <w:color w:val="000000"/>
          <w:sz w:val="22"/>
          <w:szCs w:val="22"/>
        </w:rPr>
        <w:t>-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built circuit board.</w:t>
      </w:r>
    </w:p>
    <w:p w14:paraId="4549045B" w14:textId="034908AC" w:rsidR="00AE55B9" w:rsidRPr="00C44E1F" w:rsidRDefault="00AE55B9" w:rsidP="009D52C6">
      <w:pPr>
        <w:contextualSpacing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16"/>
          <w:szCs w:val="16"/>
        </w:rPr>
      </w:pPr>
    </w:p>
    <w:p w14:paraId="23DE63FC" w14:textId="77777777" w:rsidR="00AE55B9" w:rsidRPr="00C44E1F" w:rsidRDefault="00AE55B9" w:rsidP="009D52C6">
      <w:pPr>
        <w:contextualSpacing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16"/>
          <w:szCs w:val="16"/>
        </w:rPr>
      </w:pPr>
    </w:p>
    <w:p w14:paraId="0D84BC94" w14:textId="5FF7ECEC" w:rsidR="009D52C6" w:rsidRPr="00AE55B9" w:rsidRDefault="009D52C6" w:rsidP="009D52C6">
      <w:p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Summer STEM Program – Baruch College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, New York, NY                                    </w:t>
      </w:r>
      <w:r w:rsidR="00953FC7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      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      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July 2019 – August 2019</w:t>
      </w:r>
    </w:p>
    <w:p w14:paraId="384335EF" w14:textId="77777777" w:rsidR="009D52C6" w:rsidRPr="00AE55B9" w:rsidRDefault="009D52C6" w:rsidP="009D52C6">
      <w:pPr>
        <w:contextualSpacing/>
        <w:jc w:val="both"/>
        <w:textAlignment w:val="baseline"/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Participant</w:t>
      </w:r>
    </w:p>
    <w:p w14:paraId="0578E633" w14:textId="55A39347" w:rsidR="009D52C6" w:rsidRPr="00AE55B9" w:rsidRDefault="009D52C6" w:rsidP="009D52C6">
      <w:pPr>
        <w:pStyle w:val="ListParagraph"/>
        <w:numPr>
          <w:ilvl w:val="0"/>
          <w:numId w:val="6"/>
        </w:numPr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Developed critical thinking and academic study skills while completing advanced coursework in Applied Calculus and The Evolutions &amp; Expressions of Racism</w:t>
      </w:r>
      <w:r w:rsidR="00B50100" w:rsidRPr="00AE55B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48A1D3D9" w14:textId="09B299CA" w:rsidR="00AE55B9" w:rsidRPr="00C44E1F" w:rsidRDefault="00AE55B9" w:rsidP="00C06CB9">
      <w:pPr>
        <w:contextualSpacing/>
        <w:jc w:val="both"/>
        <w:rPr>
          <w:rFonts w:ascii="Garamond" w:eastAsia="Times New Roman" w:hAnsi="Garamond" w:cs="Times New Roman"/>
          <w:b/>
          <w:bCs/>
          <w:color w:val="000000"/>
          <w:sz w:val="16"/>
          <w:szCs w:val="16"/>
        </w:rPr>
      </w:pPr>
    </w:p>
    <w:p w14:paraId="23C29C19" w14:textId="77777777" w:rsidR="00AE55B9" w:rsidRPr="00C44E1F" w:rsidRDefault="00AE55B9" w:rsidP="00C06CB9">
      <w:pPr>
        <w:contextualSpacing/>
        <w:jc w:val="both"/>
        <w:rPr>
          <w:rFonts w:ascii="Garamond" w:eastAsia="Times New Roman" w:hAnsi="Garamond" w:cs="Times New Roman"/>
          <w:b/>
          <w:bCs/>
          <w:color w:val="000000"/>
          <w:sz w:val="16"/>
          <w:szCs w:val="16"/>
        </w:rPr>
      </w:pPr>
    </w:p>
    <w:p w14:paraId="07DD2D09" w14:textId="6028254B" w:rsidR="008C567C" w:rsidRPr="00AE55B9" w:rsidRDefault="008C567C" w:rsidP="00C06CB9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National Honors Society</w:t>
      </w:r>
      <w:r w:rsidR="00617B34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–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MCSM</w:t>
      </w:r>
      <w:r w:rsidRPr="00AE55B9">
        <w:rPr>
          <w:rFonts w:ascii="Garamond" w:eastAsia="Times New Roman" w:hAnsi="Garamond" w:cs="Times New Roman"/>
          <w:bCs/>
          <w:color w:val="000000"/>
          <w:sz w:val="22"/>
          <w:szCs w:val="22"/>
        </w:rPr>
        <w:t>,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</w:t>
      </w:r>
      <w:r w:rsidRPr="00AE55B9">
        <w:rPr>
          <w:rFonts w:ascii="Garamond" w:eastAsia="Times New Roman" w:hAnsi="Garamond" w:cs="Times New Roman"/>
          <w:bCs/>
          <w:color w:val="000000"/>
          <w:sz w:val="22"/>
          <w:szCs w:val="22"/>
        </w:rPr>
        <w:t>New York</w:t>
      </w:r>
      <w:r w:rsidR="00617B34" w:rsidRPr="00AE55B9">
        <w:rPr>
          <w:rFonts w:ascii="Garamond" w:eastAsia="Times New Roman" w:hAnsi="Garamond" w:cs="Times New Roman"/>
          <w:bCs/>
          <w:color w:val="000000"/>
          <w:sz w:val="22"/>
          <w:szCs w:val="22"/>
        </w:rPr>
        <w:t>, NY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ab/>
      </w:r>
      <w:r w:rsidR="00617B34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                                  </w:t>
      </w:r>
      <w:r w:rsidR="009D52C6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      </w:t>
      </w:r>
      <w:r w:rsidR="00617B34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</w:t>
      </w:r>
      <w:r w:rsidR="00953FC7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               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September 2018 </w:t>
      </w:r>
      <w:r w:rsidR="00617B34"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>–</w:t>
      </w:r>
      <w:r w:rsidRPr="00AE55B9">
        <w:rPr>
          <w:rFonts w:ascii="Garamond" w:eastAsia="Times New Roman" w:hAnsi="Garamond" w:cs="Times New Roman"/>
          <w:b/>
          <w:bCs/>
          <w:color w:val="000000"/>
          <w:sz w:val="22"/>
          <w:szCs w:val="22"/>
        </w:rPr>
        <w:t xml:space="preserve"> June 2019</w:t>
      </w:r>
    </w:p>
    <w:p w14:paraId="4B1575EE" w14:textId="77777777" w:rsidR="008C567C" w:rsidRPr="00AE55B9" w:rsidRDefault="008C567C" w:rsidP="00C06CB9">
      <w:pPr>
        <w:contextualSpacing/>
        <w:jc w:val="both"/>
        <w:rPr>
          <w:rFonts w:ascii="Garamond" w:eastAsia="Times New Roman" w:hAnsi="Garamond" w:cs="Times New Roman"/>
          <w:sz w:val="22"/>
          <w:szCs w:val="22"/>
        </w:rPr>
      </w:pPr>
      <w:r w:rsidRPr="00AE55B9">
        <w:rPr>
          <w:rFonts w:ascii="Garamond" w:eastAsia="Times New Roman" w:hAnsi="Garamond" w:cs="Times New Roman"/>
          <w:i/>
          <w:iCs/>
          <w:color w:val="000000"/>
          <w:sz w:val="22"/>
          <w:szCs w:val="22"/>
        </w:rPr>
        <w:t>Member</w:t>
      </w:r>
    </w:p>
    <w:p w14:paraId="293A0B6C" w14:textId="516E2541" w:rsidR="00862A83" w:rsidRPr="00AE55B9" w:rsidRDefault="00862A83" w:rsidP="00C06CB9">
      <w:pPr>
        <w:numPr>
          <w:ilvl w:val="0"/>
          <w:numId w:val="2"/>
        </w:num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Developed leadership skil</w:t>
      </w:r>
      <w:r w:rsidR="00DD00BB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ls and represented the needs of the study body to </w:t>
      </w:r>
      <w:r w:rsidR="00D13960" w:rsidRPr="00AE55B9">
        <w:rPr>
          <w:rFonts w:ascii="Garamond" w:eastAsia="Times New Roman" w:hAnsi="Garamond" w:cs="Times New Roman"/>
          <w:color w:val="000000"/>
          <w:sz w:val="22"/>
          <w:szCs w:val="22"/>
        </w:rPr>
        <w:t>maintain school spirit.</w:t>
      </w:r>
    </w:p>
    <w:p w14:paraId="67FBC1A6" w14:textId="04784CFD" w:rsidR="00B9373A" w:rsidRPr="00AE55B9" w:rsidRDefault="000B2313" w:rsidP="00C06CB9">
      <w:pPr>
        <w:numPr>
          <w:ilvl w:val="0"/>
          <w:numId w:val="2"/>
        </w:numPr>
        <w:contextualSpacing/>
        <w:jc w:val="both"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Collaborated with </w:t>
      </w:r>
      <w:r w:rsidR="00B9373A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members to organize community-building events including prom and senior trips. </w:t>
      </w:r>
    </w:p>
    <w:p w14:paraId="580E361B" w14:textId="3B84852B" w:rsidR="00AE55B9" w:rsidRPr="00AE55B9" w:rsidRDefault="00AE55B9" w:rsidP="00AE55B9">
      <w:pPr>
        <w:numPr>
          <w:ilvl w:val="0"/>
          <w:numId w:val="2"/>
        </w:numPr>
        <w:contextualSpacing/>
        <w:jc w:val="both"/>
        <w:textAlignment w:val="baseline"/>
        <w:rPr>
          <w:rFonts w:ascii="Garamond" w:eastAsia="Times New Roman" w:hAnsi="Garamond" w:cs="Times New Roman"/>
          <w:sz w:val="22"/>
          <w:szCs w:val="22"/>
        </w:rPr>
      </w:pP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Assisted in </w:t>
      </w:r>
      <w:r w:rsidR="00A77A15" w:rsidRPr="00AE55B9">
        <w:rPr>
          <w:rFonts w:ascii="Garamond" w:eastAsia="Times New Roman" w:hAnsi="Garamond" w:cs="Times New Roman"/>
          <w:color w:val="000000"/>
          <w:sz w:val="22"/>
          <w:szCs w:val="22"/>
        </w:rPr>
        <w:t>prepar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ing</w:t>
      </w:r>
      <w:r w:rsidR="00A77A15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for</w:t>
      </w:r>
      <w:r w:rsidR="00617C0B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parent/teacher conferences by</w:t>
      </w:r>
      <w:r w:rsidR="00B9373A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</w:t>
      </w:r>
      <w:r w:rsidRPr="00AE55B9">
        <w:rPr>
          <w:rFonts w:ascii="Garamond" w:eastAsia="Times New Roman" w:hAnsi="Garamond" w:cs="Times New Roman"/>
          <w:color w:val="000000"/>
          <w:sz w:val="22"/>
          <w:szCs w:val="22"/>
        </w:rPr>
        <w:t>organizing classrooms</w:t>
      </w:r>
      <w:r w:rsidR="00387FDD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and </w:t>
      </w:r>
      <w:r w:rsidR="006A5163" w:rsidRPr="00AE55B9">
        <w:rPr>
          <w:rFonts w:ascii="Garamond" w:eastAsia="Times New Roman" w:hAnsi="Garamond" w:cs="Times New Roman"/>
          <w:color w:val="000000"/>
          <w:sz w:val="22"/>
          <w:szCs w:val="22"/>
        </w:rPr>
        <w:t>welcoming</w:t>
      </w:r>
      <w:r w:rsidR="00387FDD" w:rsidRPr="00AE55B9">
        <w:rPr>
          <w:rFonts w:ascii="Garamond" w:eastAsia="Times New Roman" w:hAnsi="Garamond" w:cs="Times New Roman"/>
          <w:color w:val="000000"/>
          <w:sz w:val="22"/>
          <w:szCs w:val="22"/>
        </w:rPr>
        <w:t xml:space="preserve"> parents</w:t>
      </w:r>
      <w:r w:rsidR="006A5163" w:rsidRPr="00AE55B9">
        <w:rPr>
          <w:rFonts w:ascii="Garamond" w:eastAsia="Times New Roman" w:hAnsi="Garamond" w:cs="Times New Roman"/>
          <w:color w:val="000000"/>
          <w:sz w:val="22"/>
          <w:szCs w:val="22"/>
        </w:rPr>
        <w:t>.</w:t>
      </w:r>
    </w:p>
    <w:p w14:paraId="402F4B4B" w14:textId="4A5AEBCA" w:rsidR="00AE55B9" w:rsidRDefault="00AE55B9" w:rsidP="00C06CB9">
      <w:pPr>
        <w:contextualSpacing/>
        <w:rPr>
          <w:rFonts w:ascii="Garamond" w:eastAsia="Times New Roman" w:hAnsi="Garamond" w:cs="Times New Roman"/>
          <w:sz w:val="16"/>
          <w:szCs w:val="16"/>
        </w:rPr>
      </w:pPr>
    </w:p>
    <w:p w14:paraId="65EC6C47" w14:textId="77777777" w:rsidR="00C44E1F" w:rsidRPr="00C44E1F" w:rsidRDefault="00C44E1F" w:rsidP="00C06CB9">
      <w:pPr>
        <w:contextualSpacing/>
        <w:rPr>
          <w:rFonts w:ascii="Garamond" w:eastAsia="Times New Roman" w:hAnsi="Garamond" w:cs="Times New Roman"/>
          <w:sz w:val="16"/>
          <w:szCs w:val="16"/>
        </w:rPr>
      </w:pPr>
    </w:p>
    <w:p w14:paraId="1DE61C21" w14:textId="77777777" w:rsidR="008C567C" w:rsidRPr="00937C4F" w:rsidRDefault="008C567C" w:rsidP="007F4EC1">
      <w:pPr>
        <w:pBdr>
          <w:bottom w:val="double" w:sz="4" w:space="0" w:color="auto"/>
        </w:pBdr>
        <w:contextualSpacing/>
        <w:rPr>
          <w:rFonts w:ascii="Garamond" w:eastAsia="Times New Roman" w:hAnsi="Garamond" w:cs="Times New Roman"/>
          <w:sz w:val="30"/>
          <w:szCs w:val="30"/>
        </w:rPr>
      </w:pPr>
      <w:r w:rsidRPr="00937C4F">
        <w:rPr>
          <w:rFonts w:ascii="Garamond" w:eastAsia="Times New Roman" w:hAnsi="Garamond" w:cs="Times New Roman"/>
          <w:b/>
          <w:bCs/>
          <w:smallCaps/>
          <w:color w:val="000000"/>
          <w:sz w:val="30"/>
          <w:szCs w:val="30"/>
        </w:rPr>
        <w:t>Skills</w:t>
      </w:r>
    </w:p>
    <w:p w14:paraId="63F414CC" w14:textId="0A2098C4" w:rsidR="0001314B" w:rsidRPr="009D52C6" w:rsidRDefault="00EB793C" w:rsidP="00B50100">
      <w:pPr>
        <w:contextualSpacing/>
        <w:textAlignment w:val="baseline"/>
        <w:rPr>
          <w:rFonts w:ascii="Garamond" w:eastAsia="Times New Roman" w:hAnsi="Garamond" w:cs="Times New Roman"/>
          <w:color w:val="000000"/>
          <w:sz w:val="22"/>
          <w:szCs w:val="22"/>
        </w:rPr>
      </w:pPr>
      <w:del w:id="0" w:author="Ngawang Rinchen" w:date="2020-12-06T13:57:00Z">
        <w:r w:rsidRPr="009D52C6" w:rsidDel="00772F22">
          <w:rPr>
            <w:rFonts w:ascii="Garamond" w:eastAsia="Times New Roman" w:hAnsi="Garamond" w:cs="Times New Roman"/>
            <w:color w:val="000000"/>
            <w:sz w:val="22"/>
            <w:szCs w:val="22"/>
          </w:rPr>
          <w:delText xml:space="preserve">Advanced </w:delText>
        </w:r>
      </w:del>
      <w:ins w:id="1" w:author="Ngawang Rinchen" w:date="2020-12-06T13:57:00Z">
        <w:r w:rsidR="00772F22">
          <w:rPr>
            <w:rFonts w:ascii="Garamond" w:eastAsia="Times New Roman" w:hAnsi="Garamond" w:cs="Times New Roman"/>
            <w:color w:val="000000"/>
            <w:sz w:val="22"/>
            <w:szCs w:val="22"/>
          </w:rPr>
          <w:t>Moderate</w:t>
        </w:r>
        <w:r w:rsidR="00772F22" w:rsidRPr="009D52C6">
          <w:rPr>
            <w:rFonts w:ascii="Garamond" w:eastAsia="Times New Roman" w:hAnsi="Garamond" w:cs="Times New Roman"/>
            <w:color w:val="000000"/>
            <w:sz w:val="22"/>
            <w:szCs w:val="22"/>
          </w:rPr>
          <w:t xml:space="preserve"> </w:t>
        </w:r>
      </w:ins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proficiency </w:t>
      </w:r>
      <w:del w:id="2" w:author="Ngawang Rinchen" w:date="2020-11-29T10:38:00Z">
        <w:r w:rsidRPr="009D52C6" w:rsidDel="000977C8">
          <w:rPr>
            <w:rFonts w:ascii="Garamond" w:eastAsia="Times New Roman" w:hAnsi="Garamond" w:cs="Times New Roman"/>
            <w:color w:val="000000"/>
            <w:sz w:val="22"/>
            <w:szCs w:val="22"/>
          </w:rPr>
          <w:delText xml:space="preserve">in </w:delText>
        </w:r>
        <w:r w:rsidR="000B71FA" w:rsidRPr="009D52C6" w:rsidDel="000977C8">
          <w:rPr>
            <w:rFonts w:ascii="Garamond" w:eastAsia="Times New Roman" w:hAnsi="Garamond" w:cs="Times New Roman"/>
            <w:color w:val="000000"/>
            <w:sz w:val="22"/>
            <w:szCs w:val="22"/>
          </w:rPr>
          <w:delText>Google Docs</w:delText>
        </w:r>
        <w:r w:rsidRPr="009D52C6" w:rsidDel="000977C8">
          <w:rPr>
            <w:rFonts w:ascii="Garamond" w:eastAsia="Times New Roman" w:hAnsi="Garamond" w:cs="Times New Roman"/>
            <w:color w:val="000000"/>
            <w:sz w:val="22"/>
            <w:szCs w:val="22"/>
          </w:rPr>
          <w:delText xml:space="preserve"> &amp;</w:delText>
        </w:r>
        <w:r w:rsidR="000B71FA" w:rsidRPr="009D52C6" w:rsidDel="000977C8">
          <w:rPr>
            <w:rFonts w:ascii="Garamond" w:eastAsia="Times New Roman" w:hAnsi="Garamond" w:cs="Times New Roman"/>
            <w:color w:val="000000"/>
            <w:sz w:val="22"/>
            <w:szCs w:val="22"/>
          </w:rPr>
          <w:delText xml:space="preserve"> Slides</w:delText>
        </w:r>
        <w:r w:rsidRPr="009D52C6" w:rsidDel="000977C8">
          <w:rPr>
            <w:rFonts w:ascii="Garamond" w:eastAsia="Times New Roman" w:hAnsi="Garamond" w:cs="Times New Roman"/>
            <w:color w:val="000000"/>
            <w:sz w:val="22"/>
            <w:szCs w:val="22"/>
          </w:rPr>
          <w:delText xml:space="preserve"> </w:delText>
        </w:r>
      </w:del>
      <w:ins w:id="3" w:author="Ngawang Rinchen" w:date="2020-11-29T10:38:00Z">
        <w:r w:rsidR="000977C8">
          <w:rPr>
            <w:rFonts w:ascii="Garamond" w:eastAsia="Times New Roman" w:hAnsi="Garamond" w:cs="Times New Roman"/>
            <w:color w:val="000000"/>
            <w:sz w:val="22"/>
            <w:szCs w:val="22"/>
          </w:rPr>
          <w:t xml:space="preserve">Excel </w:t>
        </w:r>
      </w:ins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sym w:font="Symbol" w:char="F0B7"/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I</w:t>
      </w:r>
      <w:r w:rsidR="000B71FA" w:rsidRPr="009D52C6">
        <w:rPr>
          <w:rFonts w:ascii="Garamond" w:eastAsia="Times New Roman" w:hAnsi="Garamond" w:cs="Times New Roman"/>
          <w:color w:val="000000"/>
          <w:sz w:val="22"/>
          <w:szCs w:val="22"/>
        </w:rPr>
        <w:t>ntermediate</w:t>
      </w:r>
      <w:r w:rsidRPr="009D52C6">
        <w:rPr>
          <w:rFonts w:ascii="Garamond" w:eastAsia="Times New Roman" w:hAnsi="Garamond" w:cs="Times New Roman"/>
          <w:color w:val="000000"/>
          <w:sz w:val="22"/>
          <w:szCs w:val="22"/>
        </w:rPr>
        <w:t xml:space="preserve"> proficiency in Java</w:t>
      </w:r>
    </w:p>
    <w:sectPr w:rsidR="0001314B" w:rsidRPr="009D52C6" w:rsidSect="00953FC7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335AE5" w14:textId="77777777" w:rsidR="00B34D99" w:rsidRDefault="00B34D99" w:rsidP="00AE55B9">
      <w:r>
        <w:separator/>
      </w:r>
    </w:p>
  </w:endnote>
  <w:endnote w:type="continuationSeparator" w:id="0">
    <w:p w14:paraId="2862D21F" w14:textId="77777777" w:rsidR="00B34D99" w:rsidRDefault="00B34D99" w:rsidP="00AE5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F46B5C" w14:textId="77777777" w:rsidR="00B34D99" w:rsidRDefault="00B34D99" w:rsidP="00AE55B9">
      <w:r>
        <w:separator/>
      </w:r>
    </w:p>
  </w:footnote>
  <w:footnote w:type="continuationSeparator" w:id="0">
    <w:p w14:paraId="0D69C42B" w14:textId="77777777" w:rsidR="00B34D99" w:rsidRDefault="00B34D99" w:rsidP="00AE5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DFD2F" w14:textId="77777777" w:rsidR="00AE55B9" w:rsidRPr="00153A35" w:rsidRDefault="00AE55B9" w:rsidP="00AE55B9">
    <w:pPr>
      <w:pBdr>
        <w:bottom w:val="thickThinSmallGap" w:sz="24" w:space="0" w:color="auto"/>
      </w:pBdr>
      <w:contextualSpacing/>
      <w:rPr>
        <w:rFonts w:ascii="Garamond" w:eastAsia="Times New Roman" w:hAnsi="Garamond" w:cs="Times New Roman"/>
        <w:sz w:val="46"/>
        <w:szCs w:val="46"/>
      </w:rPr>
    </w:pPr>
    <w:r w:rsidRPr="00153A35">
      <w:rPr>
        <w:rFonts w:ascii="Garamond" w:eastAsia="Times New Roman" w:hAnsi="Garamond" w:cs="Times New Roman"/>
        <w:b/>
        <w:bCs/>
        <w:smallCaps/>
        <w:color w:val="000000"/>
        <w:sz w:val="46"/>
        <w:szCs w:val="46"/>
      </w:rPr>
      <w:t>Ngawang Rinchen</w:t>
    </w:r>
  </w:p>
  <w:p w14:paraId="0D03490D" w14:textId="21C6BF11" w:rsidR="00AE55B9" w:rsidRDefault="00AE55B9" w:rsidP="00AE55B9">
    <w:pPr>
      <w:contextualSpacing/>
    </w:pPr>
    <w:del w:id="4" w:author="Ngawang Rinchen" w:date="2020-12-06T13:52:00Z">
      <w:r w:rsidRPr="00776DEB" w:rsidDel="002E5DDB">
        <w:rPr>
          <w:rFonts w:ascii="Garamond" w:eastAsia="Times New Roman" w:hAnsi="Garamond" w:cs="Times New Roman"/>
          <w:color w:val="000000"/>
          <w:sz w:val="21"/>
          <w:szCs w:val="21"/>
        </w:rPr>
        <w:delText xml:space="preserve">80-10 86th Avenue </w:delText>
      </w:r>
      <w:r w:rsidRPr="00776DEB" w:rsidDel="002E5DDB">
        <w:rPr>
          <w:rFonts w:ascii="Garamond" w:eastAsia="Times New Roman" w:hAnsi="Garamond" w:cs="Times New Roman"/>
          <w:color w:val="000000"/>
          <w:sz w:val="16"/>
          <w:szCs w:val="16"/>
        </w:rPr>
        <w:sym w:font="Symbol" w:char="F0B7"/>
      </w:r>
      <w:r w:rsidRPr="00776DEB" w:rsidDel="002E5DDB">
        <w:rPr>
          <w:rFonts w:ascii="Garamond" w:eastAsia="Times New Roman" w:hAnsi="Garamond" w:cs="Times New Roman"/>
          <w:smallCaps/>
          <w:color w:val="000000"/>
          <w:sz w:val="21"/>
          <w:szCs w:val="21"/>
        </w:rPr>
        <w:delText xml:space="preserve"> </w:delText>
      </w:r>
      <w:r w:rsidRPr="00776DEB" w:rsidDel="002E5DDB">
        <w:rPr>
          <w:rFonts w:ascii="Garamond" w:eastAsia="Times New Roman" w:hAnsi="Garamond" w:cs="Times New Roman"/>
          <w:color w:val="000000"/>
          <w:sz w:val="21"/>
          <w:szCs w:val="21"/>
        </w:rPr>
        <w:delText>New York, NY 11421 </w:delText>
      </w:r>
      <w:r w:rsidRPr="00776DEB" w:rsidDel="002E5DDB">
        <w:rPr>
          <w:rFonts w:ascii="Garamond" w:eastAsia="Times New Roman" w:hAnsi="Garamond" w:cs="Times New Roman"/>
          <w:color w:val="000000"/>
          <w:sz w:val="16"/>
          <w:szCs w:val="16"/>
        </w:rPr>
        <w:sym w:font="Symbol" w:char="F0B7"/>
      </w:r>
    </w:del>
    <w:r w:rsidRPr="00776DEB">
      <w:rPr>
        <w:rFonts w:ascii="Garamond" w:eastAsia="Times New Roman" w:hAnsi="Garamond" w:cs="Times New Roman"/>
        <w:color w:val="000000"/>
        <w:sz w:val="21"/>
        <w:szCs w:val="21"/>
      </w:rPr>
      <w:t xml:space="preserve"> </w:t>
    </w:r>
    <w:r>
      <w:rPr>
        <w:rFonts w:ascii="Garamond" w:eastAsia="Times New Roman" w:hAnsi="Garamond" w:cs="Times New Roman"/>
        <w:color w:val="000000"/>
        <w:sz w:val="21"/>
        <w:szCs w:val="21"/>
      </w:rPr>
      <w:t>(</w:t>
    </w:r>
    <w:r w:rsidRPr="00776DEB">
      <w:rPr>
        <w:rFonts w:ascii="Garamond" w:eastAsia="Times New Roman" w:hAnsi="Garamond" w:cs="Times New Roman"/>
        <w:color w:val="000000"/>
        <w:sz w:val="21"/>
        <w:szCs w:val="21"/>
      </w:rPr>
      <w:t>917</w:t>
    </w:r>
    <w:r>
      <w:rPr>
        <w:rFonts w:ascii="Garamond" w:eastAsia="Times New Roman" w:hAnsi="Garamond" w:cs="Times New Roman"/>
        <w:color w:val="000000"/>
        <w:sz w:val="21"/>
        <w:szCs w:val="21"/>
      </w:rPr>
      <w:t>)</w:t>
    </w:r>
    <w:r w:rsidRPr="00776DEB">
      <w:rPr>
        <w:rFonts w:ascii="Garamond" w:eastAsia="Times New Roman" w:hAnsi="Garamond" w:cs="Times New Roman"/>
        <w:color w:val="000000"/>
        <w:sz w:val="21"/>
        <w:szCs w:val="21"/>
      </w:rPr>
      <w:t xml:space="preserve"> 683</w:t>
    </w:r>
    <w:r>
      <w:rPr>
        <w:rFonts w:ascii="Garamond" w:eastAsia="Times New Roman" w:hAnsi="Garamond" w:cs="Times New Roman"/>
        <w:color w:val="000000"/>
        <w:sz w:val="21"/>
        <w:szCs w:val="21"/>
      </w:rPr>
      <w:t>-</w:t>
    </w:r>
    <w:r w:rsidRPr="00776DEB">
      <w:rPr>
        <w:rFonts w:ascii="Garamond" w:eastAsia="Times New Roman" w:hAnsi="Garamond" w:cs="Times New Roman"/>
        <w:color w:val="000000"/>
        <w:sz w:val="21"/>
        <w:szCs w:val="21"/>
      </w:rPr>
      <w:t>5651 </w:t>
    </w:r>
    <w:r w:rsidRPr="00776DEB">
      <w:rPr>
        <w:rFonts w:ascii="Garamond" w:eastAsia="Times New Roman" w:hAnsi="Garamond" w:cs="Times New Roman"/>
        <w:color w:val="000000"/>
        <w:sz w:val="16"/>
        <w:szCs w:val="16"/>
      </w:rPr>
      <w:sym w:font="Symbol" w:char="F0B7"/>
    </w:r>
    <w:r w:rsidRPr="00776DEB">
      <w:rPr>
        <w:rFonts w:ascii="Garamond" w:eastAsia="Times New Roman" w:hAnsi="Garamond" w:cs="Times New Roman"/>
        <w:color w:val="000000"/>
        <w:sz w:val="21"/>
        <w:szCs w:val="21"/>
      </w:rPr>
      <w:t xml:space="preserve"> ngawang30@gmail.com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AAD"/>
    <w:multiLevelType w:val="hybridMultilevel"/>
    <w:tmpl w:val="7514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07ABA"/>
    <w:multiLevelType w:val="multilevel"/>
    <w:tmpl w:val="BB4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46AC8"/>
    <w:multiLevelType w:val="multilevel"/>
    <w:tmpl w:val="C120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467E3"/>
    <w:multiLevelType w:val="hybridMultilevel"/>
    <w:tmpl w:val="9E6C3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F3DFC"/>
    <w:multiLevelType w:val="hybridMultilevel"/>
    <w:tmpl w:val="3D4E55EA"/>
    <w:lvl w:ilvl="0" w:tplc="FE92DAE0"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028B9"/>
    <w:multiLevelType w:val="multilevel"/>
    <w:tmpl w:val="D3B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Ngawang Rinchen">
    <w15:presenceInfo w15:providerId="AD" w15:userId="S::ngawang.rinchen18@bcmail.cuny.edu::b39517c2-89dc-494e-8325-37aa2bf50f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7C"/>
    <w:rsid w:val="000011A9"/>
    <w:rsid w:val="0000683A"/>
    <w:rsid w:val="0001314B"/>
    <w:rsid w:val="000747CC"/>
    <w:rsid w:val="000977C8"/>
    <w:rsid w:val="000B2313"/>
    <w:rsid w:val="000B71FA"/>
    <w:rsid w:val="000D7BAD"/>
    <w:rsid w:val="00153A35"/>
    <w:rsid w:val="00162CBE"/>
    <w:rsid w:val="001702D9"/>
    <w:rsid w:val="001A0B5C"/>
    <w:rsid w:val="001A5B8D"/>
    <w:rsid w:val="001B7308"/>
    <w:rsid w:val="001E39AC"/>
    <w:rsid w:val="001F14EF"/>
    <w:rsid w:val="001F7585"/>
    <w:rsid w:val="002156FC"/>
    <w:rsid w:val="00222A24"/>
    <w:rsid w:val="00224DC3"/>
    <w:rsid w:val="00225977"/>
    <w:rsid w:val="00231685"/>
    <w:rsid w:val="002B37DF"/>
    <w:rsid w:val="002E5DDB"/>
    <w:rsid w:val="00301173"/>
    <w:rsid w:val="00304723"/>
    <w:rsid w:val="00332724"/>
    <w:rsid w:val="00354B9A"/>
    <w:rsid w:val="00363ADD"/>
    <w:rsid w:val="00374FE9"/>
    <w:rsid w:val="00387FDD"/>
    <w:rsid w:val="003D061C"/>
    <w:rsid w:val="00460060"/>
    <w:rsid w:val="004671C6"/>
    <w:rsid w:val="005658AC"/>
    <w:rsid w:val="0057124F"/>
    <w:rsid w:val="00573048"/>
    <w:rsid w:val="005E0281"/>
    <w:rsid w:val="00617B34"/>
    <w:rsid w:val="00617C0B"/>
    <w:rsid w:val="0062316C"/>
    <w:rsid w:val="0066152E"/>
    <w:rsid w:val="00662F1F"/>
    <w:rsid w:val="0066661B"/>
    <w:rsid w:val="0068571A"/>
    <w:rsid w:val="00694143"/>
    <w:rsid w:val="006A5163"/>
    <w:rsid w:val="00703A95"/>
    <w:rsid w:val="007677B9"/>
    <w:rsid w:val="00772F22"/>
    <w:rsid w:val="00776DEB"/>
    <w:rsid w:val="00792094"/>
    <w:rsid w:val="007E1530"/>
    <w:rsid w:val="007F4EC1"/>
    <w:rsid w:val="0080359F"/>
    <w:rsid w:val="00862A83"/>
    <w:rsid w:val="008C16F3"/>
    <w:rsid w:val="008C567C"/>
    <w:rsid w:val="008E0FC5"/>
    <w:rsid w:val="008E7259"/>
    <w:rsid w:val="00937C4F"/>
    <w:rsid w:val="00953FC7"/>
    <w:rsid w:val="00985D25"/>
    <w:rsid w:val="009D52C6"/>
    <w:rsid w:val="00A31B38"/>
    <w:rsid w:val="00A65701"/>
    <w:rsid w:val="00A77A15"/>
    <w:rsid w:val="00AE55B9"/>
    <w:rsid w:val="00B34D99"/>
    <w:rsid w:val="00B50100"/>
    <w:rsid w:val="00B83A95"/>
    <w:rsid w:val="00B9373A"/>
    <w:rsid w:val="00BA63B0"/>
    <w:rsid w:val="00BC31D2"/>
    <w:rsid w:val="00C06CB9"/>
    <w:rsid w:val="00C20C70"/>
    <w:rsid w:val="00C227B3"/>
    <w:rsid w:val="00C275C8"/>
    <w:rsid w:val="00C44E1F"/>
    <w:rsid w:val="00C71024"/>
    <w:rsid w:val="00C82D02"/>
    <w:rsid w:val="00C85C0F"/>
    <w:rsid w:val="00C936CC"/>
    <w:rsid w:val="00CB14E0"/>
    <w:rsid w:val="00CF3AA0"/>
    <w:rsid w:val="00D13960"/>
    <w:rsid w:val="00D1640A"/>
    <w:rsid w:val="00D3193B"/>
    <w:rsid w:val="00D6737E"/>
    <w:rsid w:val="00D96756"/>
    <w:rsid w:val="00DB4A3F"/>
    <w:rsid w:val="00DD00BB"/>
    <w:rsid w:val="00DE571F"/>
    <w:rsid w:val="00DF17F7"/>
    <w:rsid w:val="00E02F49"/>
    <w:rsid w:val="00E17A99"/>
    <w:rsid w:val="00E23A50"/>
    <w:rsid w:val="00E27C17"/>
    <w:rsid w:val="00E554C8"/>
    <w:rsid w:val="00EA6DA7"/>
    <w:rsid w:val="00EA7BA7"/>
    <w:rsid w:val="00EB0261"/>
    <w:rsid w:val="00EB1E21"/>
    <w:rsid w:val="00EB72EB"/>
    <w:rsid w:val="00EB793C"/>
    <w:rsid w:val="00F52BBB"/>
    <w:rsid w:val="00F5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E866B"/>
  <w15:chartTrackingRefBased/>
  <w15:docId w15:val="{F8DF5B82-3AA7-DB47-B753-BD560E37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6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8C567C"/>
  </w:style>
  <w:style w:type="paragraph" w:styleId="ListParagraph">
    <w:name w:val="List Paragraph"/>
    <w:basedOn w:val="Normal"/>
    <w:uiPriority w:val="34"/>
    <w:qFormat/>
    <w:rsid w:val="00E27C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F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FC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53F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3F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3F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F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FC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F4EC1"/>
  </w:style>
  <w:style w:type="paragraph" w:styleId="Header">
    <w:name w:val="header"/>
    <w:basedOn w:val="Normal"/>
    <w:link w:val="HeaderChar"/>
    <w:uiPriority w:val="99"/>
    <w:unhideWhenUsed/>
    <w:rsid w:val="00AE55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5B9"/>
  </w:style>
  <w:style w:type="paragraph" w:styleId="Footer">
    <w:name w:val="footer"/>
    <w:basedOn w:val="Normal"/>
    <w:link w:val="FooterChar"/>
    <w:uiPriority w:val="99"/>
    <w:unhideWhenUsed/>
    <w:rsid w:val="00AE55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Ngawang Rinchen</dc:creator>
  <cp:keywords/>
  <dc:description/>
  <cp:lastModifiedBy>Ngawang Rinchen</cp:lastModifiedBy>
  <cp:revision>6</cp:revision>
  <cp:lastPrinted>2020-09-23T20:57:00Z</cp:lastPrinted>
  <dcterms:created xsi:type="dcterms:W3CDTF">2020-09-23T20:56:00Z</dcterms:created>
  <dcterms:modified xsi:type="dcterms:W3CDTF">2020-12-06T18:57:00Z</dcterms:modified>
</cp:coreProperties>
</file>